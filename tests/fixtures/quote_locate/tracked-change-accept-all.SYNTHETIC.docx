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Limitation on Liability</w:t>
      </w:r>
    </w:p>
    <w:p>
      <w:del w:id="1" w:author="counterparty" w:date="2026-01-01T00:00:00Z">
        <w:r>
          <w:delText>Each party's aggregate liability under this Agreement shall not exceed $150,000.</w:delText>
        </w:r>
      </w:del>
      <w:ins w:id="2" w:author="counterparty" w:date="2026-01-01T00:00:00Z">
        <w:r>
          <w:t>Each party's liability under this Agreement shall be uncapped.</w:t>
        </w:r>
      </w:ins>
    </w:p>
    <w:sectPr/>
  </w:body>
</w:document>
</file>