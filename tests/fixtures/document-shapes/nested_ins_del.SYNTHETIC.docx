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 xml:space="preserve">Each party shall protect the other party's Confidential Information using </w:t>
      </w:r>
      <w:ins w:id="2000" w:author="Alice Counsel" w:date="2026-08-01T00:00:00Z">
        <w:del w:id="2001" w:author="Bob Counterparty" w:date="2026-08-02T00:00:00Z">
          <w:r>
            <w:delText>commercially </w:delText>
          </w:r>
        </w:del>
      </w:ins>
      <w:r>
        <w:t xml:space="preserve">reasonable efforts and shall not disclose it to any third party without prior written consent.</w:t>
      </w:r>
    </w:p>
    <w:p>
      <w:pPr>
        <w:pStyle w:val="Heading1"/>
      </w:pPr>
      <w:r>
        <w:t>3. Indemnification</w:t>
      </w:r>
    </w:p>
    <w:p>
      <w:r>
        <w:t>The Provider shall indemnify the Recipient against all claims whatsoever.</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