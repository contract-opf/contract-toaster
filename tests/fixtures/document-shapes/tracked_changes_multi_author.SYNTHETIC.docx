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pStyle w:val="Heading1"/>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pStyle w:val="Heading1"/>
      </w:pPr>
      <w:r>
        <w:t>2. Confidentiality</w:t>
      </w:r>
    </w:p>
    <w:p>
      <w:r>
        <w:t>Each party shall protect the other party's Confidential Information using reasonable efforts and shall not disclose it to any third party without prior written consent.</w:t>
      </w:r>
    </w:p>
    <w:p>
      <w:pPr>
        <w:pStyle w:val="Heading1"/>
      </w:pPr>
      <w:r>
        <w:t>3. Indemnification</w:t>
      </w:r>
    </w:p>
    <w:p>
      <w:r>
        <w:t xml:space="preserve">The Provider shall indemnify the Recipient against </w:t>
      </w:r>
      <w:del w:id="1000" w:author="Alice Counsel" w:date="2026-08-01T00:00:00Z">
        <w:r>
          <w:delText>all claims whatsoever</w:delText>
        </w:r>
      </w:del>
      <w:ins w:id="1001" w:author="Bob Counterparty" w:date="2026-08-02T00:00:00Z">
        <w:r>
          <w:t xml:space="preserve">third-party claims arising from any breach of this Agreement</w:t>
        </w:r>
      </w:ins>
      <w:r>
        <w:t xml:space="preserve">.</w:t>
      </w:r>
    </w:p>
    <w:p>
      <w:pPr>
        <w:pStyle w:val="Heading1"/>
      </w:pPr>
      <w:r>
        <w:t>4. Term and Termination</w:t>
      </w:r>
    </w:p>
    <w:p>
      <w:r>
        <w:t>The Receiving Party's obligations under this Section 4 survive termination for a period of three (3) years - unless earlier terminated by written notice.</w:t>
      </w:r>
    </w:p>
    <w:p>
      <w:pPr>
        <w:pStyle w:val="Heading1"/>
      </w:pPr>
      <w:r>
        <w:t>5. Governing Law</w:t>
      </w:r>
    </w:p>
    <w:p>
      <w:r>
        <w:t>This Agreement is governed by the laws of the State of Delaware, without regard to its conflict of laws principles.</w:t>
      </w:r>
    </w:p>
    <w:p>
      <w:pPr>
        <w:pStyle w:val="Heading1"/>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