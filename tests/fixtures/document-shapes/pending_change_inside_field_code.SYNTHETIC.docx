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 xml:space="preserve">The Receiving Party's obligations under </w:t>
      </w:r>
      <w:fldSimple w:instr=" REF SectionFour \h ">
        <w:del w:id="4000" w:author="Alice Counsel" w:date="2026-08-01T00:00:00Z">
          <w:r>
            <w:delText>this Section 4</w:delText>
          </w:r>
        </w:del>
        <w:ins w:id="4001" w:author="Alice Counsel" w:date="2026-08-02T00:00:00Z">
          <w:r>
            <w:t xml:space="preserve">this Section 5</w:t>
          </w:r>
        </w:ins>
      </w:fldSimple>
      <w:r>
        <w:t xml:space="preserve">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