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del w:id="1" w:author="contract-toaster-mock" w:date="2020-01-01T00:00:00Z">
        <w:r>
          <w:delText xml:space="preserve">SYNTHETIC MOCK REDLINE — This is placeholder output from the contract review tool's mock pipeline. It is not legal advice and contains no real contract text. Original placeholder sentence.</w:delText>
        </w:r>
      </w:del>
      <w:ins w:id="2" w:author="contract-toaster-mock" w:date="2020-01-01T00:00:00Z">
        <w:r>
          <w:t xml:space="preserve">SYNTHETIC MOCK REDLINE — replacement placeholder sentence. Mock output for pipeline testing only; contains no real contract text.</w:t>
        </w:r>
      </w:ins>
      <w:r>
        <w:footnoteReference w:id="1"/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Synthetic rationale: this footnote is mock content generated for pipeline testing only.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/Relationships>
</file>